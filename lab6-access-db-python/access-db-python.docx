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0677D45" w14:textId="77777777" w:rsidR="00124015" w:rsidRPr="00C23C03" w:rsidRDefault="00124015" w:rsidP="00124015">
      <w:pPr>
        <w:spacing w:line="360" w:lineRule="auto"/>
        <w:rPr>
          <w:rFonts w:ascii="Times" w:hAnsi="Times" w:cs="Times New Roman (Body CS)"/>
          <w:b/>
          <w:bCs/>
        </w:rPr>
      </w:pPr>
      <w:bookmarkStart w:id="0" w:name="_GoBack"/>
      <w:bookmarkEnd w:id="0"/>
      <w:r w:rsidRPr="00C23C03">
        <w:rPr>
          <w:rFonts w:ascii="Times" w:hAnsi="Times" w:cs="Times New Roman (Body CS)"/>
          <w:b/>
          <w:bCs/>
        </w:rPr>
        <w:t>Currant.ai</w:t>
      </w:r>
    </w:p>
    <w:p w14:paraId="5D3D9B41" w14:textId="77777777" w:rsidR="00124015" w:rsidRDefault="00124015" w:rsidP="00124015">
      <w:pPr>
        <w:spacing w:line="360" w:lineRule="auto"/>
        <w:rPr>
          <w:rFonts w:ascii="Times" w:hAnsi="Times" w:cs="Times New Roman (Body CS)"/>
        </w:rPr>
      </w:pPr>
    </w:p>
    <w:p w14:paraId="1F79E8A1" w14:textId="77777777" w:rsidR="00124015" w:rsidRDefault="00124015" w:rsidP="00124015">
      <w:pPr>
        <w:spacing w:line="360" w:lineRule="auto"/>
        <w:rPr>
          <w:rFonts w:ascii="Times" w:hAnsi="Times" w:cs="Times New Roman (Body CS)"/>
        </w:rPr>
      </w:pPr>
      <w:r>
        <w:rPr>
          <w:rFonts w:ascii="Times" w:hAnsi="Times" w:cs="Times New Roman (Body CS)"/>
        </w:rPr>
        <w:t>We are group of urban planners, transportation researcher and spatial data scientist working on using smartphone as dashcam</w:t>
      </w:r>
      <w:r>
        <w:rPr>
          <w:rFonts w:ascii="Times" w:hAnsi="Times" w:cs="Times New Roman (Body CS)" w:hint="eastAsia"/>
        </w:rPr>
        <w:t>.</w:t>
      </w:r>
    </w:p>
    <w:p w14:paraId="22DE1E10" w14:textId="77777777" w:rsidR="00124015" w:rsidRDefault="00124015" w:rsidP="00124015">
      <w:pPr>
        <w:spacing w:line="360" w:lineRule="auto"/>
        <w:rPr>
          <w:rFonts w:ascii="Times" w:hAnsi="Times" w:cs="Times New Roman (Body CS)"/>
        </w:rPr>
      </w:pPr>
      <w:r>
        <w:rPr>
          <w:rFonts w:ascii="Times" w:hAnsi="Times" w:cs="Times New Roman (Body CS)"/>
        </w:rPr>
        <w:t>We tried to use on our devices</w:t>
      </w:r>
    </w:p>
    <w:p w14:paraId="3E3420C8" w14:textId="77777777" w:rsidR="00124015" w:rsidRDefault="00124015" w:rsidP="00124015">
      <w:pPr>
        <w:spacing w:line="360" w:lineRule="auto"/>
        <w:rPr>
          <w:rFonts w:ascii="Times" w:hAnsi="Times" w:cs="Times New Roman (Body CS)"/>
        </w:rPr>
      </w:pPr>
      <w:r>
        <w:rPr>
          <w:rFonts w:ascii="Times" w:hAnsi="Times" w:cs="Times New Roman (Body CS)"/>
        </w:rPr>
        <w:t>We are developing the APP</w:t>
      </w:r>
    </w:p>
    <w:p w14:paraId="70DA71BE" w14:textId="77777777" w:rsidR="00124015" w:rsidRDefault="00124015" w:rsidP="00124015">
      <w:pPr>
        <w:spacing w:line="360" w:lineRule="auto"/>
        <w:rPr>
          <w:rFonts w:ascii="Times" w:hAnsi="Times" w:cs="Times New Roman (Body CS)"/>
        </w:rPr>
      </w:pPr>
      <w:r>
        <w:rPr>
          <w:rFonts w:ascii="Times" w:hAnsi="Times" w:cs="Times New Roman (Body CS)"/>
        </w:rPr>
        <w:t xml:space="preserve">We realize the Mapbox SDK is very robust and efficient. We want to use this. </w:t>
      </w:r>
    </w:p>
    <w:p w14:paraId="074A851B" w14:textId="77777777" w:rsidR="00124015" w:rsidRDefault="00124015" w:rsidP="00124015">
      <w:pPr>
        <w:spacing w:line="360" w:lineRule="auto"/>
        <w:rPr>
          <w:rFonts w:ascii="Times" w:hAnsi="Times" w:cs="Times New Roman (Body CS)"/>
        </w:rPr>
      </w:pPr>
    </w:p>
    <w:p w14:paraId="50E112AE" w14:textId="77777777" w:rsidR="00124015" w:rsidRDefault="00124015" w:rsidP="00124015">
      <w:pPr>
        <w:spacing w:line="360" w:lineRule="auto"/>
        <w:rPr>
          <w:rFonts w:ascii="Times" w:hAnsi="Times" w:cs="Times New Roman (Body CS)"/>
        </w:rPr>
      </w:pPr>
      <w:r>
        <w:rPr>
          <w:rFonts w:ascii="Times" w:hAnsi="Times" w:cs="Times New Roman (Body CS)"/>
        </w:rPr>
        <w:t xml:space="preserve">Good documentation </w:t>
      </w:r>
      <w:r>
        <w:rPr>
          <w:rFonts w:ascii="Times" w:hAnsi="Times" w:cs="Times New Roman (Body CS)" w:hint="eastAsia"/>
        </w:rPr>
        <w:t>about</w:t>
      </w:r>
      <w:r>
        <w:rPr>
          <w:rFonts w:ascii="Times" w:hAnsi="Times" w:cs="Times New Roman (Body CS)"/>
        </w:rPr>
        <w:t xml:space="preserve"> using the SDK, Android and iOS version</w:t>
      </w:r>
    </w:p>
    <w:p w14:paraId="65968E0D" w14:textId="77777777" w:rsidR="00124015" w:rsidRDefault="00124015" w:rsidP="00124015">
      <w:pPr>
        <w:spacing w:line="360" w:lineRule="auto"/>
        <w:rPr>
          <w:rFonts w:ascii="Times" w:hAnsi="Times" w:cs="Times New Roman (Body CS)"/>
        </w:rPr>
      </w:pPr>
      <w:r>
        <w:rPr>
          <w:rFonts w:ascii="Times" w:hAnsi="Times" w:cs="Times New Roman (Body CS)"/>
        </w:rPr>
        <w:t>How much you going to charge us</w:t>
      </w:r>
    </w:p>
    <w:p w14:paraId="5BD477B1" w14:textId="77777777" w:rsidR="00124015" w:rsidRDefault="00124015" w:rsidP="00124015">
      <w:pPr>
        <w:spacing w:line="360" w:lineRule="auto"/>
        <w:rPr>
          <w:rFonts w:ascii="Times" w:hAnsi="Times" w:cs="Times New Roman (Body CS)"/>
        </w:rPr>
      </w:pPr>
    </w:p>
    <w:p w14:paraId="01009B85" w14:textId="77777777" w:rsidR="00124015" w:rsidRDefault="00124015" w:rsidP="00124015">
      <w:pPr>
        <w:spacing w:line="360" w:lineRule="auto"/>
        <w:rPr>
          <w:rFonts w:ascii="Times" w:hAnsi="Times" w:cs="Times New Roman (Body CS)"/>
        </w:rPr>
      </w:pPr>
      <w:r>
        <w:rPr>
          <w:rFonts w:ascii="Times" w:hAnsi="Times" w:cs="Times New Roman (Body CS)"/>
        </w:rPr>
        <w:t>We focus on Chinese market now and focus on Hongkong</w:t>
      </w:r>
    </w:p>
    <w:p w14:paraId="0F5AE51B" w14:textId="77777777" w:rsidR="00124015" w:rsidRDefault="00124015" w:rsidP="00124015">
      <w:pPr>
        <w:spacing w:line="360" w:lineRule="auto"/>
        <w:rPr>
          <w:rFonts w:ascii="Times" w:hAnsi="Times" w:cs="Times New Roman (Body CS)"/>
        </w:rPr>
      </w:pPr>
    </w:p>
    <w:p w14:paraId="2D140198" w14:textId="77777777" w:rsidR="00124015" w:rsidRDefault="00124015" w:rsidP="00124015">
      <w:pPr>
        <w:spacing w:line="360" w:lineRule="auto"/>
        <w:rPr>
          <w:rFonts w:ascii="Times" w:hAnsi="Times" w:cs="Times New Roman (Body CS)"/>
        </w:rPr>
      </w:pPr>
      <w:r>
        <w:rPr>
          <w:rFonts w:ascii="Times" w:hAnsi="Times" w:cs="Times New Roman (Body CS)"/>
        </w:rPr>
        <w:t>AutoNav</w:t>
      </w:r>
    </w:p>
    <w:p w14:paraId="738DFFD1" w14:textId="77777777" w:rsidR="00124015" w:rsidDel="002A7E4C" w:rsidRDefault="00124015" w:rsidP="00124015">
      <w:pPr>
        <w:spacing w:line="360" w:lineRule="auto"/>
        <w:rPr>
          <w:del w:id="1" w:author="xiaojiang li" w:date="2021-02-22T07:24:00Z"/>
          <w:rFonts w:ascii="Times" w:hAnsi="Times" w:cs="Times New Roman (Body CS)"/>
        </w:rPr>
      </w:pPr>
    </w:p>
    <w:p w14:paraId="299BE415" w14:textId="77777777" w:rsidR="00124015" w:rsidDel="002A7E4C" w:rsidRDefault="00124015" w:rsidP="00124015">
      <w:pPr>
        <w:spacing w:line="360" w:lineRule="auto"/>
        <w:rPr>
          <w:del w:id="2" w:author="xiaojiang li" w:date="2021-02-22T07:24:00Z"/>
          <w:rFonts w:ascii="Times" w:hAnsi="Times" w:cs="Times New Roman (Body CS)"/>
        </w:rPr>
      </w:pPr>
    </w:p>
    <w:p w14:paraId="5C89D21E" w14:textId="77777777" w:rsidR="00124015" w:rsidDel="002A7E4C" w:rsidRDefault="00124015" w:rsidP="00124015">
      <w:pPr>
        <w:spacing w:line="360" w:lineRule="auto"/>
        <w:rPr>
          <w:del w:id="3" w:author="xiaojiang li" w:date="2021-02-22T07:24:00Z"/>
          <w:rFonts w:ascii="Times" w:hAnsi="Times" w:cs="Times New Roman (Body CS)"/>
        </w:rPr>
      </w:pPr>
    </w:p>
    <w:p w14:paraId="2E4EB698" w14:textId="77777777" w:rsidR="00124015" w:rsidRDefault="00124015" w:rsidP="00124015">
      <w:pPr>
        <w:spacing w:line="360" w:lineRule="auto"/>
        <w:rPr>
          <w:rFonts w:ascii="Times" w:hAnsi="Times" w:cs="Times New Roman (Body CS)"/>
        </w:rPr>
      </w:pPr>
    </w:p>
    <w:p w14:paraId="1CBFBC10" w14:textId="77777777" w:rsidR="00124015" w:rsidRDefault="00124015" w:rsidP="00124015">
      <w:pPr>
        <w:spacing w:line="360" w:lineRule="auto"/>
        <w:rPr>
          <w:rFonts w:ascii="Times" w:hAnsi="Times" w:cs="Times New Roman (Body CS)"/>
        </w:rPr>
      </w:pPr>
    </w:p>
    <w:p w14:paraId="029E794C" w14:textId="77777777" w:rsidR="00124015" w:rsidRPr="002425A9" w:rsidRDefault="00124015" w:rsidP="00124015">
      <w:pPr>
        <w:spacing w:line="360" w:lineRule="auto"/>
        <w:outlineLvl w:val="0"/>
        <w:rPr>
          <w:rFonts w:ascii="Times" w:hAnsi="Times" w:cs="Times New Roman (Body CS)"/>
          <w:b/>
          <w:bCs/>
          <w:sz w:val="28"/>
        </w:rPr>
      </w:pPr>
      <w:r>
        <w:rPr>
          <w:rFonts w:ascii="Times" w:hAnsi="Times" w:cs="Times New Roman (Body CS)"/>
          <w:b/>
          <w:bCs/>
          <w:sz w:val="28"/>
        </w:rPr>
        <w:t>Lab 6</w:t>
      </w:r>
      <w:r w:rsidRPr="002425A9">
        <w:rPr>
          <w:rFonts w:ascii="Times" w:hAnsi="Times" w:cs="Times New Roman (Body CS)"/>
          <w:b/>
          <w:bCs/>
          <w:sz w:val="28"/>
        </w:rPr>
        <w:t xml:space="preserve">. </w:t>
      </w:r>
      <w:r>
        <w:rPr>
          <w:rFonts w:ascii="Times" w:hAnsi="Times" w:cs="Times New Roman (Body CS)"/>
          <w:b/>
          <w:bCs/>
          <w:sz w:val="28"/>
        </w:rPr>
        <w:t>Access the database table</w:t>
      </w:r>
      <w:r w:rsidRPr="002425A9">
        <w:rPr>
          <w:rFonts w:ascii="Times" w:hAnsi="Times" w:cs="Times New Roman (Body CS)"/>
          <w:b/>
          <w:bCs/>
          <w:sz w:val="28"/>
        </w:rPr>
        <w:t xml:space="preserve"> </w:t>
      </w:r>
      <w:r>
        <w:rPr>
          <w:rFonts w:ascii="Times" w:hAnsi="Times" w:cs="Times New Roman (Body CS)"/>
          <w:b/>
          <w:bCs/>
          <w:sz w:val="28"/>
        </w:rPr>
        <w:t>using Python</w:t>
      </w:r>
    </w:p>
    <w:p w14:paraId="14A01707" w14:textId="77777777" w:rsidR="00124015" w:rsidRDefault="00124015" w:rsidP="00124015">
      <w:pPr>
        <w:spacing w:line="360" w:lineRule="auto"/>
        <w:outlineLvl w:val="1"/>
        <w:rPr>
          <w:rFonts w:ascii="Times" w:hAnsi="Times" w:cs="Times New Roman (Body CS)"/>
        </w:rPr>
      </w:pPr>
      <w:r>
        <w:rPr>
          <w:rFonts w:ascii="Times" w:hAnsi="Times" w:cs="Times New Roman (Body CS)"/>
        </w:rPr>
        <w:t>6.1 Query from the database</w:t>
      </w:r>
    </w:p>
    <w:p w14:paraId="5CA026C9" w14:textId="77777777" w:rsidR="00124015" w:rsidRDefault="00124015" w:rsidP="00124015">
      <w:pPr>
        <w:spacing w:line="360" w:lineRule="auto"/>
        <w:rPr>
          <w:rFonts w:ascii="Times" w:hAnsi="Times" w:cs="Times New Roman (Body CS)"/>
        </w:rPr>
      </w:pPr>
    </w:p>
    <w:p w14:paraId="06FCC331" w14:textId="77777777" w:rsidR="00124015" w:rsidRDefault="00124015" w:rsidP="00124015">
      <w:pPr>
        <w:spacing w:line="360" w:lineRule="auto"/>
        <w:ind w:firstLine="360"/>
        <w:rPr>
          <w:rFonts w:ascii="Times" w:hAnsi="Times" w:cs="Times New Roman (Body CS)"/>
        </w:rPr>
      </w:pPr>
      <w:r>
        <w:rPr>
          <w:rFonts w:ascii="Times" w:hAnsi="Times" w:cs="Times New Roman (Body CS)"/>
        </w:rPr>
        <w:t xml:space="preserve">You can use Python to access the database and manipulate the table, </w:t>
      </w:r>
    </w:p>
    <w:p w14:paraId="29D8DDEF" w14:textId="77777777" w:rsidR="00124015" w:rsidRDefault="00124015" w:rsidP="00124015">
      <w:pPr>
        <w:spacing w:line="360" w:lineRule="auto"/>
        <w:ind w:firstLine="360"/>
        <w:rPr>
          <w:rFonts w:ascii="Times" w:hAnsi="Times" w:cs="Times New Roman (Body CS)"/>
        </w:rPr>
      </w:pPr>
      <w:r>
        <w:rPr>
          <w:rFonts w:ascii="Times" w:hAnsi="Times" w:cs="Times New Roman (Body CS)"/>
        </w:rPr>
        <w:t xml:space="preserve">You need to install psycopg2 module first by using, </w:t>
      </w:r>
    </w:p>
    <w:p w14:paraId="7FC6D6F6" w14:textId="77777777" w:rsidR="00124015" w:rsidRPr="004D70E7" w:rsidRDefault="00124015" w:rsidP="00124015">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w:bCs/>
          <w:sz w:val="22"/>
          <w:szCs w:val="18"/>
          <w:lang w:eastAsia="en-US"/>
        </w:rPr>
      </w:pPr>
      <w:r w:rsidRPr="004D70E7">
        <w:rPr>
          <w:rFonts w:ascii="Courier" w:hAnsi="Courier" w:cs="Courier"/>
          <w:bCs/>
          <w:sz w:val="22"/>
          <w:szCs w:val="18"/>
          <w:lang w:eastAsia="en-US"/>
        </w:rPr>
        <w:t>pip install psycopg2</w:t>
      </w:r>
    </w:p>
    <w:p w14:paraId="0A31A3F7" w14:textId="77777777" w:rsidR="00124015" w:rsidRDefault="00124015" w:rsidP="00124015">
      <w:pPr>
        <w:spacing w:line="360" w:lineRule="auto"/>
        <w:rPr>
          <w:rFonts w:ascii="Times" w:hAnsi="Times" w:cs="Times New Roman (Body CS)"/>
        </w:rPr>
      </w:pPr>
    </w:p>
    <w:p w14:paraId="2D6BF34E" w14:textId="77777777" w:rsidR="00124015" w:rsidRDefault="00124015" w:rsidP="00124015">
      <w:pPr>
        <w:spacing w:line="360" w:lineRule="auto"/>
        <w:rPr>
          <w:rFonts w:ascii="Times" w:hAnsi="Times" w:cs="Times New Roman (Body CS)"/>
        </w:rPr>
      </w:pPr>
      <w:r>
        <w:rPr>
          <w:rFonts w:ascii="Times" w:hAnsi="Times" w:cs="Times New Roman (Body CS)"/>
        </w:rPr>
        <w:t xml:space="preserve">Then you can open your Jupyter Notebook and access the database table, </w:t>
      </w:r>
    </w:p>
    <w:p w14:paraId="2161B022" w14:textId="77777777" w:rsidR="00124015" w:rsidRPr="008A7C63" w:rsidRDefault="00124015" w:rsidP="00124015">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w:bCs/>
          <w:lang w:eastAsia="en-US"/>
        </w:rPr>
      </w:pPr>
      <w:r w:rsidRPr="008A7C63">
        <w:rPr>
          <w:rFonts w:ascii="Courier" w:hAnsi="Courier" w:cs="Courier"/>
          <w:bCs/>
          <w:lang w:eastAsia="en-US"/>
        </w:rPr>
        <w:t>import psycopg2</w:t>
      </w:r>
    </w:p>
    <w:p w14:paraId="3BAED60E" w14:textId="77777777" w:rsidR="00124015" w:rsidRPr="008A7C63" w:rsidRDefault="00124015" w:rsidP="00124015">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w:bCs/>
          <w:lang w:eastAsia="en-US"/>
        </w:rPr>
      </w:pPr>
      <w:r w:rsidRPr="008A7C63">
        <w:rPr>
          <w:rFonts w:ascii="Courier" w:hAnsi="Courier" w:cs="Courier"/>
          <w:bCs/>
          <w:lang w:eastAsia="en-US"/>
        </w:rPr>
        <w:t>conn = psycopg2.connect(host="localhost",database="phila", user="postgres", password="5424796")</w:t>
      </w:r>
    </w:p>
    <w:p w14:paraId="3D56986D" w14:textId="77777777" w:rsidR="00124015" w:rsidRPr="008A7C63" w:rsidRDefault="00124015" w:rsidP="00124015">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w:bCs/>
          <w:lang w:eastAsia="en-US"/>
        </w:rPr>
      </w:pPr>
      <w:r w:rsidRPr="008A7C63">
        <w:rPr>
          <w:rFonts w:ascii="Courier" w:hAnsi="Courier" w:cs="Courier"/>
          <w:bCs/>
          <w:lang w:eastAsia="en-US"/>
        </w:rPr>
        <w:t>cur = conn.cursor()</w:t>
      </w:r>
    </w:p>
    <w:p w14:paraId="3E22500F" w14:textId="77777777" w:rsidR="00124015" w:rsidRPr="008A7C63" w:rsidRDefault="00124015" w:rsidP="00124015">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w:bCs/>
          <w:lang w:eastAsia="en-US"/>
        </w:rPr>
      </w:pPr>
    </w:p>
    <w:p w14:paraId="45662DB6" w14:textId="77777777" w:rsidR="00124015" w:rsidRPr="008A7C63" w:rsidRDefault="00124015" w:rsidP="00124015">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w:bCs/>
          <w:lang w:eastAsia="en-US"/>
        </w:rPr>
      </w:pPr>
      <w:r w:rsidRPr="008A7C63">
        <w:rPr>
          <w:rFonts w:ascii="Courier" w:hAnsi="Courier" w:cs="Courier"/>
          <w:bCs/>
          <w:lang w:eastAsia="en-US"/>
        </w:rPr>
        <w:t>cur.execute("SELECT version();")</w:t>
      </w:r>
    </w:p>
    <w:p w14:paraId="7BF465EC" w14:textId="77777777" w:rsidR="00124015" w:rsidRPr="008A7C63" w:rsidRDefault="00124015" w:rsidP="00124015">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w:bCs/>
          <w:lang w:eastAsia="en-US"/>
        </w:rPr>
      </w:pPr>
      <w:r w:rsidRPr="008A7C63">
        <w:rPr>
          <w:rFonts w:ascii="Courier" w:hAnsi="Courier" w:cs="Courier"/>
          <w:bCs/>
          <w:lang w:eastAsia="en-US"/>
        </w:rPr>
        <w:t>create_table_query = '''SELECT tractce, countyfp,statefp,num FROM censuspntnum;'''</w:t>
      </w:r>
    </w:p>
    <w:p w14:paraId="69F70186" w14:textId="77777777" w:rsidR="00124015" w:rsidRPr="008A7C63" w:rsidRDefault="00124015" w:rsidP="00124015">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w:bCs/>
          <w:lang w:eastAsia="en-US"/>
        </w:rPr>
      </w:pPr>
      <w:r w:rsidRPr="008A7C63">
        <w:rPr>
          <w:rFonts w:ascii="Courier" w:hAnsi="Courier" w:cs="Courier"/>
          <w:bCs/>
          <w:lang w:eastAsia="en-US"/>
        </w:rPr>
        <w:t>cur.execute(create_table_query)</w:t>
      </w:r>
    </w:p>
    <w:p w14:paraId="44025602" w14:textId="77777777" w:rsidR="00124015" w:rsidRPr="008A7C63" w:rsidRDefault="00124015" w:rsidP="00124015">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w:bCs/>
          <w:lang w:eastAsia="en-US"/>
        </w:rPr>
      </w:pPr>
    </w:p>
    <w:p w14:paraId="28AA6CE2" w14:textId="77777777" w:rsidR="00124015" w:rsidRPr="008A7C63" w:rsidRDefault="00124015" w:rsidP="00124015">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w:bCs/>
          <w:lang w:eastAsia="en-US"/>
        </w:rPr>
      </w:pPr>
      <w:r w:rsidRPr="008A7C63">
        <w:rPr>
          <w:rFonts w:ascii="Courier" w:hAnsi="Courier" w:cs="Courier"/>
          <w:bCs/>
          <w:lang w:eastAsia="en-US"/>
        </w:rPr>
        <w:t>rows = cur.fetchall()</w:t>
      </w:r>
    </w:p>
    <w:p w14:paraId="2D1FF1FE" w14:textId="77777777" w:rsidR="00124015" w:rsidRPr="008A7C63" w:rsidRDefault="00124015" w:rsidP="00124015">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w:bCs/>
          <w:lang w:eastAsia="en-US"/>
        </w:rPr>
      </w:pPr>
      <w:r w:rsidRPr="008A7C63">
        <w:rPr>
          <w:rFonts w:ascii="Courier" w:hAnsi="Courier" w:cs="Courier"/>
          <w:bCs/>
          <w:lang w:eastAsia="en-US"/>
        </w:rPr>
        <w:lastRenderedPageBreak/>
        <w:t>for row in rows:</w:t>
      </w:r>
    </w:p>
    <w:p w14:paraId="3D937996" w14:textId="77777777" w:rsidR="00124015" w:rsidRPr="008A7C63" w:rsidRDefault="00124015" w:rsidP="00124015">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w:bCs/>
          <w:lang w:eastAsia="en-US"/>
        </w:rPr>
      </w:pPr>
      <w:r w:rsidRPr="008A7C63">
        <w:rPr>
          <w:rFonts w:ascii="Courier" w:hAnsi="Courier" w:cs="Courier"/>
          <w:bCs/>
          <w:lang w:eastAsia="en-US"/>
        </w:rPr>
        <w:t xml:space="preserve">    print(" -------- ", row)</w:t>
      </w:r>
    </w:p>
    <w:p w14:paraId="5DAC40F0" w14:textId="77777777" w:rsidR="00124015" w:rsidRPr="008A7C63" w:rsidRDefault="00124015" w:rsidP="00124015">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w:bCs/>
          <w:lang w:eastAsia="en-US"/>
        </w:rPr>
      </w:pPr>
    </w:p>
    <w:p w14:paraId="34442209" w14:textId="77777777" w:rsidR="00124015" w:rsidRPr="008A7C63" w:rsidRDefault="00124015" w:rsidP="00124015">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w:bCs/>
          <w:lang w:eastAsia="en-US"/>
        </w:rPr>
      </w:pPr>
      <w:r w:rsidRPr="008A7C63">
        <w:rPr>
          <w:rFonts w:ascii="Courier" w:hAnsi="Courier" w:cs="Courier"/>
          <w:bCs/>
          <w:lang w:eastAsia="en-US"/>
        </w:rPr>
        <w:t>conn.commit()</w:t>
      </w:r>
    </w:p>
    <w:p w14:paraId="34DA8DDC" w14:textId="77777777" w:rsidR="00124015" w:rsidRDefault="00124015" w:rsidP="00124015">
      <w:pPr>
        <w:spacing w:line="360" w:lineRule="auto"/>
        <w:rPr>
          <w:rFonts w:ascii="Times" w:hAnsi="Times" w:cs="Times New Roman (Body CS)"/>
        </w:rPr>
      </w:pPr>
    </w:p>
    <w:p w14:paraId="3F80FB8D" w14:textId="77777777" w:rsidR="00124015" w:rsidRPr="000A5590" w:rsidRDefault="00124015" w:rsidP="00124015">
      <w:pPr>
        <w:spacing w:line="360" w:lineRule="auto"/>
        <w:outlineLvl w:val="1"/>
        <w:rPr>
          <w:rFonts w:ascii="Times" w:hAnsi="Times" w:cs="Times New Roman (Body CS)"/>
        </w:rPr>
      </w:pPr>
      <w:r>
        <w:rPr>
          <w:rFonts w:ascii="Times" w:hAnsi="Times" w:cs="Times New Roman (Body CS)"/>
        </w:rPr>
        <w:t>6.2</w:t>
      </w:r>
      <w:r w:rsidRPr="000A5590">
        <w:rPr>
          <w:rFonts w:ascii="Times" w:hAnsi="Times" w:cs="Times New Roman (Body CS)"/>
        </w:rPr>
        <w:t xml:space="preserve"> </w:t>
      </w:r>
      <w:r>
        <w:rPr>
          <w:rFonts w:ascii="Times" w:hAnsi="Times" w:cs="Times New Roman (Body CS)"/>
        </w:rPr>
        <w:t>Do more complicated queries through Python</w:t>
      </w:r>
    </w:p>
    <w:p w14:paraId="523F26C4" w14:textId="77777777" w:rsidR="00124015" w:rsidRDefault="00124015" w:rsidP="00124015">
      <w:pPr>
        <w:spacing w:line="360" w:lineRule="auto"/>
        <w:rPr>
          <w:rFonts w:ascii="Times New Roman Bold" w:hAnsi="Times New Roman Bold"/>
        </w:rPr>
      </w:pPr>
      <w:r>
        <w:rPr>
          <w:rFonts w:ascii="Times New Roman Bold" w:hAnsi="Times New Roman Bold"/>
        </w:rPr>
        <w:tab/>
        <w:t>Let’s replicate our previous queries through Python</w:t>
      </w:r>
    </w:p>
    <w:p w14:paraId="5BBEFF2C" w14:textId="77777777" w:rsidR="00124015" w:rsidRDefault="00124015" w:rsidP="00124015">
      <w:pPr>
        <w:spacing w:line="360" w:lineRule="auto"/>
        <w:rPr>
          <w:rFonts w:ascii="Times New Roman Bold" w:hAnsi="Times New Roman Bold"/>
        </w:rPr>
      </w:pPr>
    </w:p>
    <w:p w14:paraId="4950303F" w14:textId="77777777" w:rsidR="00124015" w:rsidRDefault="00124015" w:rsidP="00124015">
      <w:pPr>
        <w:spacing w:line="360" w:lineRule="auto"/>
        <w:rPr>
          <w:rFonts w:ascii="Times New Roman Bold" w:hAnsi="Times New Roman Bold"/>
        </w:rPr>
      </w:pPr>
      <w:r>
        <w:rPr>
          <w:rFonts w:ascii="Times New Roman Bold" w:hAnsi="Times New Roman Bold"/>
        </w:rPr>
        <w:t>Count the number of points in the census tract using PostGIS</w:t>
      </w:r>
    </w:p>
    <w:p w14:paraId="2457C4FE" w14:textId="77777777" w:rsidR="00124015" w:rsidRDefault="00124015" w:rsidP="00124015">
      <w:pPr>
        <w:spacing w:line="360" w:lineRule="auto"/>
        <w:rPr>
          <w:rFonts w:ascii="Times New Roman Bold" w:hAnsi="Times New Roman Bold"/>
        </w:rPr>
      </w:pPr>
    </w:p>
    <w:p w14:paraId="562D1186" w14:textId="77777777" w:rsidR="00124015" w:rsidRPr="00FB23A1" w:rsidRDefault="00124015" w:rsidP="00124015">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w:bCs/>
          <w:sz w:val="22"/>
          <w:szCs w:val="18"/>
          <w:lang w:eastAsia="en-US"/>
        </w:rPr>
      </w:pPr>
      <w:r w:rsidRPr="00FB23A1">
        <w:rPr>
          <w:rFonts w:ascii="Courier" w:hAnsi="Courier" w:cs="Courier"/>
          <w:bCs/>
          <w:sz w:val="22"/>
          <w:szCs w:val="18"/>
          <w:lang w:eastAsia="en-US"/>
        </w:rPr>
        <w:t xml:space="preserve">SELECT grid.gid, count(kioskdhd3.geom) AS totale </w:t>
      </w:r>
    </w:p>
    <w:p w14:paraId="1A0625F0" w14:textId="77777777" w:rsidR="00124015" w:rsidRPr="00FB23A1" w:rsidRDefault="00124015" w:rsidP="00124015">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w:bCs/>
          <w:sz w:val="22"/>
          <w:szCs w:val="18"/>
          <w:lang w:eastAsia="en-US"/>
        </w:rPr>
      </w:pPr>
      <w:r w:rsidRPr="00FB23A1">
        <w:rPr>
          <w:rFonts w:ascii="Courier" w:hAnsi="Courier" w:cs="Courier"/>
          <w:bCs/>
          <w:sz w:val="22"/>
          <w:szCs w:val="18"/>
          <w:lang w:eastAsia="en-US"/>
        </w:rPr>
        <w:t>FROM grid</w:t>
      </w:r>
    </w:p>
    <w:p w14:paraId="78EA1D02" w14:textId="77777777" w:rsidR="00124015" w:rsidRPr="00FB23A1" w:rsidRDefault="00124015" w:rsidP="00124015">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w:bCs/>
          <w:sz w:val="22"/>
          <w:szCs w:val="18"/>
          <w:lang w:eastAsia="en-US"/>
        </w:rPr>
      </w:pPr>
      <w:r w:rsidRPr="00FB23A1">
        <w:rPr>
          <w:rFonts w:ascii="Courier" w:hAnsi="Courier" w:cs="Courier"/>
          <w:bCs/>
          <w:sz w:val="22"/>
          <w:szCs w:val="18"/>
          <w:lang w:eastAsia="en-US"/>
        </w:rPr>
        <w:t>LEFT JOIN kioskdhd3 ON st_contains(grid.geom,kioskdhd3.geom)</w:t>
      </w:r>
    </w:p>
    <w:p w14:paraId="4867D81A" w14:textId="77777777" w:rsidR="00124015" w:rsidRPr="00FB23A1" w:rsidRDefault="00124015" w:rsidP="00124015">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w:bCs/>
          <w:sz w:val="22"/>
          <w:szCs w:val="18"/>
          <w:lang w:eastAsia="en-US"/>
        </w:rPr>
      </w:pPr>
      <w:r w:rsidRPr="00FB23A1">
        <w:rPr>
          <w:rFonts w:ascii="Courier" w:hAnsi="Courier" w:cs="Courier"/>
          <w:bCs/>
          <w:sz w:val="22"/>
          <w:szCs w:val="18"/>
          <w:lang w:eastAsia="en-US"/>
        </w:rPr>
        <w:t>GROUP BY grid.gid;</w:t>
      </w:r>
    </w:p>
    <w:p w14:paraId="52DA3962" w14:textId="77777777" w:rsidR="00124015" w:rsidRDefault="00124015" w:rsidP="00124015">
      <w:pPr>
        <w:spacing w:line="360" w:lineRule="auto"/>
        <w:rPr>
          <w:rFonts w:ascii="Times New Roman Bold" w:hAnsi="Times New Roman Bold"/>
        </w:rPr>
      </w:pPr>
    </w:p>
    <w:p w14:paraId="18D83993" w14:textId="77777777" w:rsidR="00124015" w:rsidRDefault="00124015" w:rsidP="00124015">
      <w:pPr>
        <w:spacing w:line="360" w:lineRule="auto"/>
        <w:rPr>
          <w:rFonts w:ascii="Times New Roman Bold" w:hAnsi="Times New Roman Bold"/>
        </w:rPr>
      </w:pPr>
    </w:p>
    <w:p w14:paraId="3A256F21" w14:textId="77777777" w:rsidR="00124015" w:rsidRDefault="00124015" w:rsidP="00124015">
      <w:pPr>
        <w:spacing w:line="360" w:lineRule="auto"/>
        <w:rPr>
          <w:rFonts w:ascii="Times New Roman Bold" w:hAnsi="Times New Roman Bold"/>
        </w:rPr>
      </w:pPr>
    </w:p>
    <w:p w14:paraId="49251DB4" w14:textId="77777777" w:rsidR="00124015" w:rsidRDefault="00124015" w:rsidP="00124015"/>
    <w:p w14:paraId="2FF15EA1" w14:textId="77777777" w:rsidR="00124015" w:rsidRDefault="00124015" w:rsidP="00124015"/>
    <w:p w14:paraId="59C810F7" w14:textId="77777777" w:rsidR="00124015" w:rsidRDefault="00124015" w:rsidP="00124015"/>
    <w:p w14:paraId="6B3FC2B2" w14:textId="77777777" w:rsidR="00124015" w:rsidRDefault="00124015" w:rsidP="00124015"/>
    <w:p w14:paraId="081D273F" w14:textId="77777777" w:rsidR="00124015" w:rsidRDefault="00124015" w:rsidP="00124015">
      <w:pPr>
        <w:spacing w:line="360" w:lineRule="auto"/>
        <w:outlineLvl w:val="1"/>
        <w:rPr>
          <w:rFonts w:ascii="Times" w:hAnsi="Times" w:cs="Times New Roman (Body CS)"/>
        </w:rPr>
      </w:pPr>
      <w:r>
        <w:rPr>
          <w:rFonts w:ascii="Times" w:hAnsi="Times" w:cs="Times New Roman (Body CS)"/>
        </w:rPr>
        <w:t>5.1 Prepare the database</w:t>
      </w:r>
    </w:p>
    <w:p w14:paraId="617743AC" w14:textId="77777777" w:rsidR="00124015" w:rsidRDefault="00124015" w:rsidP="00124015">
      <w:pPr>
        <w:spacing w:line="360" w:lineRule="auto"/>
        <w:ind w:firstLine="360"/>
        <w:jc w:val="both"/>
        <w:rPr>
          <w:rFonts w:ascii="Times" w:hAnsi="Times" w:cs="Times New Roman (Body CS)"/>
        </w:rPr>
      </w:pPr>
      <w:r>
        <w:rPr>
          <w:rFonts w:ascii="Times" w:hAnsi="Times" w:cs="Times New Roman (Body CS)"/>
        </w:rPr>
        <w:t xml:space="preserve">Prepare the shapefiles of the point of GSV points and the census tract polygons shapefile for Philadelphia. Make sure the shapefiles are in the same projection. Let’s use the local projection for Pennsylvania South feet first (EPSG: 3652). You can use QGIS or ArcGIS to do the projection transform easily. </w:t>
      </w:r>
    </w:p>
    <w:p w14:paraId="376C08A2" w14:textId="77777777" w:rsidR="00124015" w:rsidRDefault="00124015" w:rsidP="00124015">
      <w:pPr>
        <w:spacing w:line="360" w:lineRule="auto"/>
        <w:ind w:firstLine="360"/>
        <w:jc w:val="both"/>
        <w:rPr>
          <w:rFonts w:ascii="Times" w:hAnsi="Times" w:cs="Times New Roman (Body CS)"/>
        </w:rPr>
      </w:pPr>
      <w:r w:rsidRPr="001855F2">
        <w:rPr>
          <w:rFonts w:ascii="Times" w:hAnsi="Times" w:cs="Times New Roman (Body CS)"/>
          <w:noProof/>
        </w:rPr>
        <w:lastRenderedPageBreak/>
        <w:drawing>
          <wp:inline distT="0" distB="0" distL="0" distR="0" wp14:anchorId="5337F351" wp14:editId="247E42EB">
            <wp:extent cx="5943600" cy="3733165"/>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3733165"/>
                    </a:xfrm>
                    <a:prstGeom prst="rect">
                      <a:avLst/>
                    </a:prstGeom>
                  </pic:spPr>
                </pic:pic>
              </a:graphicData>
            </a:graphic>
          </wp:inline>
        </w:drawing>
      </w:r>
    </w:p>
    <w:p w14:paraId="4693FEF3" w14:textId="77777777" w:rsidR="00124015" w:rsidRDefault="00124015" w:rsidP="00124015"/>
    <w:p w14:paraId="36A890C9" w14:textId="77777777" w:rsidR="00124015" w:rsidRDefault="00124015" w:rsidP="00124015"/>
    <w:p w14:paraId="7BC7470F" w14:textId="77777777" w:rsidR="00124015" w:rsidRDefault="00124015" w:rsidP="00124015"/>
    <w:p w14:paraId="26FDF4B3" w14:textId="77777777" w:rsidR="00124015" w:rsidRDefault="00124015" w:rsidP="00124015"/>
    <w:p w14:paraId="77A14061" w14:textId="77777777" w:rsidR="00124015" w:rsidRDefault="00124015" w:rsidP="00124015"/>
    <w:p w14:paraId="002FC2C7" w14:textId="77777777" w:rsidR="00124015" w:rsidRDefault="00124015" w:rsidP="00124015"/>
    <w:p w14:paraId="434FF162" w14:textId="77777777" w:rsidR="003614A4" w:rsidRDefault="003614A4"/>
    <w:sectPr w:rsidR="003614A4" w:rsidSect="00BB07D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Times">
    <w:altName w:val="﷽﷽﷽﷽﷽﷽흡蠼ĝ"/>
    <w:panose1 w:val="00000500000000020000"/>
    <w:charset w:val="00"/>
    <w:family w:val="auto"/>
    <w:pitch w:val="variable"/>
    <w:sig w:usb0="E00002FF" w:usb1="5000205A" w:usb2="00000000" w:usb3="00000000" w:csb0="0000019F" w:csb1="00000000"/>
  </w:font>
  <w:font w:name="Times New Roman (Body CS)">
    <w:panose1 w:val="020B0604020202020204"/>
    <w:charset w:val="00"/>
    <w:family w:val="roman"/>
    <w:pitch w:val="default"/>
  </w:font>
  <w:font w:name="Courier">
    <w:panose1 w:val="00000000000000000000"/>
    <w:charset w:val="00"/>
    <w:family w:val="auto"/>
    <w:pitch w:val="variable"/>
    <w:sig w:usb0="00000003" w:usb1="00000000" w:usb2="00000000" w:usb3="00000000" w:csb0="00000003" w:csb1="00000000"/>
  </w:font>
  <w:font w:name="Times New Roman Bold">
    <w:altName w:val="Times New Roman"/>
    <w:panose1 w:val="020B0604020202020204"/>
    <w:charset w:val="00"/>
    <w:family w:val="roman"/>
    <w:pitch w:val="variable"/>
    <w:sig w:usb0="E0002AEF" w:usb1="C0007841"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xiaojiang li">
    <w15:presenceInfo w15:providerId="Windows Live" w15:userId="e95cd46708077cb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1"/>
  <w:doNotDisplayPageBoundaries/>
  <w:trackRevisions/>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4015"/>
    <w:rsid w:val="0004366E"/>
    <w:rsid w:val="000F7E06"/>
    <w:rsid w:val="00124015"/>
    <w:rsid w:val="001556F3"/>
    <w:rsid w:val="001D56FC"/>
    <w:rsid w:val="00254CF2"/>
    <w:rsid w:val="002A7AA9"/>
    <w:rsid w:val="002A7E4C"/>
    <w:rsid w:val="002B0519"/>
    <w:rsid w:val="002B71E5"/>
    <w:rsid w:val="002F62F5"/>
    <w:rsid w:val="00346785"/>
    <w:rsid w:val="003614A4"/>
    <w:rsid w:val="00497774"/>
    <w:rsid w:val="004A00A3"/>
    <w:rsid w:val="00554442"/>
    <w:rsid w:val="00612FD0"/>
    <w:rsid w:val="006669AC"/>
    <w:rsid w:val="00776AEB"/>
    <w:rsid w:val="00872890"/>
    <w:rsid w:val="00887996"/>
    <w:rsid w:val="00893F43"/>
    <w:rsid w:val="008D54EF"/>
    <w:rsid w:val="00970197"/>
    <w:rsid w:val="00971219"/>
    <w:rsid w:val="009E08EB"/>
    <w:rsid w:val="009E222E"/>
    <w:rsid w:val="00A0430A"/>
    <w:rsid w:val="00A674B0"/>
    <w:rsid w:val="00AB4CC2"/>
    <w:rsid w:val="00B90ED5"/>
    <w:rsid w:val="00BF03BB"/>
    <w:rsid w:val="00CA20D7"/>
    <w:rsid w:val="00CF4606"/>
    <w:rsid w:val="00D06C9E"/>
    <w:rsid w:val="00D20800"/>
    <w:rsid w:val="00D23E5E"/>
    <w:rsid w:val="00D54446"/>
    <w:rsid w:val="00DD100D"/>
    <w:rsid w:val="00DD312D"/>
    <w:rsid w:val="00DF1445"/>
    <w:rsid w:val="00E537DB"/>
    <w:rsid w:val="00E742B1"/>
    <w:rsid w:val="00EF6688"/>
    <w:rsid w:val="00F66EC9"/>
    <w:rsid w:val="00F85154"/>
    <w:rsid w:val="00FD4AB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3726E83C"/>
  <w15:chartTrackingRefBased/>
  <w15:docId w15:val="{5E58323B-EF38-DC4C-899B-6F54CF62AF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2401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F4606"/>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CF4606"/>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microsoft.com/office/2011/relationships/people" Target="people.xml"/><Relationship Id="rId5" Type="http://schemas.openxmlformats.org/officeDocument/2006/relationships/fontTable" Target="fontTable.xml"/><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3</Pages>
  <Words>260</Words>
  <Characters>1485</Characters>
  <Application>Microsoft Office Word</Application>
  <DocSecurity>0</DocSecurity>
  <Lines>12</Lines>
  <Paragraphs>3</Paragraphs>
  <ScaleCrop>false</ScaleCrop>
  <Company/>
  <LinksUpToDate>false</LinksUpToDate>
  <CharactersWithSpaces>1742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xiaojiang li</dc:creator>
  <cp:keywords/>
  <dc:description/>
  <cp:lastModifiedBy>xiaojiang li</cp:lastModifiedBy>
  <cp:revision>3</cp:revision>
  <dcterms:created xsi:type="dcterms:W3CDTF">2021-02-22T12:23:00Z</dcterms:created>
  <dcterms:modified xsi:type="dcterms:W3CDTF">2021-02-22T12:24:00Z</dcterms:modified>
</cp:coreProperties>
</file>